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FB8" w:rsidRDefault="00D65FB8" w:rsidP="00D65FB8">
      <w:pPr>
        <w:jc w:val="center"/>
        <w:rPr>
          <w:rStyle w:val="IntenseReference"/>
          <w:sz w:val="36"/>
          <w:szCs w:val="36"/>
        </w:rPr>
      </w:pPr>
      <w:r>
        <w:rPr>
          <w:rStyle w:val="IntenseReference"/>
          <w:sz w:val="36"/>
          <w:szCs w:val="36"/>
        </w:rPr>
        <w:t>Raspberry Pi – interactive music instrument</w:t>
      </w:r>
    </w:p>
    <w:p w:rsidR="00207F19" w:rsidRDefault="00D65FB8">
      <w:r>
        <w:t>Welcome to the Raspberry Pi booth!</w:t>
      </w:r>
    </w:p>
    <w:p w:rsidR="00D65FB8" w:rsidRDefault="00D65FB8" w:rsidP="007E3D29">
      <w:r>
        <w:t xml:space="preserve">In this demo, you will </w:t>
      </w:r>
      <w:r w:rsidR="007E3D29">
        <w:t>perform</w:t>
      </w:r>
      <w:r>
        <w:t xml:space="preserve"> a few simple tasks to make the device responsive to your hand gestures and play music.</w:t>
      </w:r>
    </w:p>
    <w:p w:rsidR="00D65FB8" w:rsidRDefault="007E3D29" w:rsidP="00DD5632">
      <w:pPr>
        <w:pStyle w:val="ListParagraph"/>
        <w:numPr>
          <w:ilvl w:val="0"/>
          <w:numId w:val="1"/>
        </w:numPr>
      </w:pPr>
      <w:r>
        <w:t>Open the file “</w:t>
      </w:r>
      <w:ins w:id="0" w:author="Eliassi, Isaac" w:date="2015-01-26T13:44:00Z">
        <w:r w:rsidR="00DD5632" w:rsidRPr="00DD5632">
          <w:t>exercise.py</w:t>
        </w:r>
      </w:ins>
      <w:del w:id="1" w:author="Eliassi, Isaac" w:date="2015-01-26T13:44:00Z">
        <w:r w:rsidRPr="007E3D29" w:rsidDel="00DD5632">
          <w:delText>static_funcs.py</w:delText>
        </w:r>
      </w:del>
      <w:r>
        <w:t>”</w:t>
      </w:r>
    </w:p>
    <w:p w:rsidR="007E3D29" w:rsidRDefault="007E3D29" w:rsidP="00DD5632">
      <w:pPr>
        <w:pStyle w:val="ListParagraph"/>
        <w:numPr>
          <w:ilvl w:val="0"/>
          <w:numId w:val="1"/>
        </w:numPr>
      </w:pPr>
      <w:r>
        <w:t xml:space="preserve">Set a value for </w:t>
      </w:r>
      <w:r w:rsidRPr="007E3D29">
        <w:t>GPIO_ECHO</w:t>
      </w:r>
      <w:del w:id="2" w:author="Eliassi, Isaac" w:date="2015-01-26T13:44:00Z">
        <w:r w:rsidRPr="007E3D29" w:rsidDel="00DD5632">
          <w:delText>_BEEP</w:delText>
        </w:r>
      </w:del>
      <w:r>
        <w:t xml:space="preserve"> and </w:t>
      </w:r>
      <w:r w:rsidRPr="007E3D29">
        <w:t>GPIO_TRIG</w:t>
      </w:r>
      <w:del w:id="3" w:author="Eliassi, Isaac" w:date="2015-01-26T13:44:00Z">
        <w:r w:rsidRPr="007E3D29" w:rsidDel="00DD5632">
          <w:delText>_BEEP</w:delText>
        </w:r>
      </w:del>
      <w:r>
        <w:t xml:space="preserve"> (one of the GPIO pins)</w:t>
      </w:r>
    </w:p>
    <w:p w:rsidR="00876A6C" w:rsidRDefault="00876A6C" w:rsidP="007E3D29">
      <w:pPr>
        <w:pStyle w:val="ListParagraph"/>
        <w:numPr>
          <w:ilvl w:val="0"/>
          <w:numId w:val="1"/>
        </w:numPr>
      </w:pPr>
      <w:r>
        <w:t>Connect the sensor to the Raspberry Pi with the 4 connections wire</w:t>
      </w:r>
      <w:r w:rsidR="00A51AB4">
        <w:t>:</w:t>
      </w:r>
    </w:p>
    <w:p w:rsidR="00A51AB4" w:rsidRDefault="00A51AB4" w:rsidP="00A51AB4">
      <w:pPr>
        <w:pStyle w:val="ListParagraph"/>
      </w:pPr>
      <w:proofErr w:type="spellStart"/>
      <w:r>
        <w:t>Gnd</w:t>
      </w:r>
      <w:proofErr w:type="spellEnd"/>
      <w:r>
        <w:t xml:space="preserve"> -&gt; Ground</w:t>
      </w:r>
    </w:p>
    <w:p w:rsidR="00A51AB4" w:rsidRDefault="00A51AB4" w:rsidP="00A51AB4">
      <w:pPr>
        <w:pStyle w:val="ListParagraph"/>
      </w:pPr>
      <w:r>
        <w:t xml:space="preserve">Echo -&gt; </w:t>
      </w:r>
      <w:proofErr w:type="spellStart"/>
      <w:r>
        <w:t>GPIO_xx</w:t>
      </w:r>
      <w:proofErr w:type="spellEnd"/>
      <w:r>
        <w:t xml:space="preserve"> (from step 2)</w:t>
      </w:r>
    </w:p>
    <w:p w:rsidR="00A51AB4" w:rsidRDefault="00A51AB4" w:rsidP="00A51AB4">
      <w:pPr>
        <w:pStyle w:val="ListParagraph"/>
      </w:pPr>
      <w:r>
        <w:t xml:space="preserve">Trig -&gt; </w:t>
      </w:r>
      <w:proofErr w:type="spellStart"/>
      <w:r>
        <w:t>GPIO_xx</w:t>
      </w:r>
      <w:proofErr w:type="spellEnd"/>
      <w:r>
        <w:t xml:space="preserve"> (from step 2)</w:t>
      </w:r>
    </w:p>
    <w:p w:rsidR="00A51AB4" w:rsidRDefault="00A51AB4" w:rsidP="00A51AB4">
      <w:pPr>
        <w:pStyle w:val="ListParagraph"/>
      </w:pPr>
      <w:proofErr w:type="spellStart"/>
      <w:r>
        <w:t>Vcc</w:t>
      </w:r>
      <w:proofErr w:type="spellEnd"/>
      <w:r>
        <w:t xml:space="preserve"> -&gt; 3.3v</w:t>
      </w:r>
    </w:p>
    <w:p w:rsidR="007E3D29" w:rsidRDefault="007E3D29" w:rsidP="007E3D29">
      <w:pPr>
        <w:pStyle w:val="ListParagraph"/>
      </w:pPr>
    </w:p>
    <w:p w:rsidR="007E3D29" w:rsidRDefault="00F30A28" w:rsidP="00876A6C">
      <w:pPr>
        <w:pStyle w:val="ListParagraph"/>
      </w:pPr>
      <w:r>
        <w:rPr>
          <w:noProof/>
        </w:rPr>
        <w:drawing>
          <wp:inline distT="0" distB="0" distL="0" distR="0" wp14:anchorId="6690A9E8" wp14:editId="56D3207E">
            <wp:extent cx="3160677" cy="19494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526" cy="19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6C" w:rsidRDefault="00876A6C" w:rsidP="00876A6C">
      <w:pPr>
        <w:pStyle w:val="ListParagraph"/>
      </w:pPr>
    </w:p>
    <w:p w:rsidR="00DD5632" w:rsidRDefault="00876A6C" w:rsidP="00DD5632">
      <w:pPr>
        <w:pStyle w:val="ListParagraph"/>
      </w:pPr>
      <w:r>
        <w:rPr>
          <w:noProof/>
        </w:rPr>
        <w:drawing>
          <wp:inline distT="0" distB="0" distL="0" distR="0" wp14:anchorId="077CB9FD" wp14:editId="56F7D409">
            <wp:extent cx="4730149" cy="3613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49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32" w:rsidRDefault="00DD5632" w:rsidP="00FD7887">
      <w:pPr>
        <w:pStyle w:val="ListParagraph"/>
        <w:numPr>
          <w:ilvl w:val="0"/>
          <w:numId w:val="1"/>
        </w:numPr>
        <w:rPr>
          <w:ins w:id="4" w:author="Eliassi, Isaac" w:date="2015-01-26T13:45:00Z"/>
        </w:rPr>
      </w:pPr>
      <w:ins w:id="5" w:author="Eliassi, Isaac" w:date="2015-01-26T13:45:00Z">
        <w:r>
          <w:t xml:space="preserve">Get the distance by calling the </w:t>
        </w:r>
        <w:proofErr w:type="spellStart"/>
        <w:r>
          <w:t>func</w:t>
        </w:r>
        <w:proofErr w:type="spellEnd"/>
        <w:r>
          <w:t xml:space="preserve"> (Step 2 at the code)</w:t>
        </w:r>
      </w:ins>
    </w:p>
    <w:p w:rsidR="00DD5632" w:rsidRDefault="00DD5632" w:rsidP="00FD7887">
      <w:pPr>
        <w:pStyle w:val="ListParagraph"/>
        <w:numPr>
          <w:ilvl w:val="0"/>
          <w:numId w:val="1"/>
        </w:numPr>
        <w:rPr>
          <w:ins w:id="6" w:author="Eliassi, Isaac" w:date="2015-01-26T13:45:00Z"/>
        </w:rPr>
      </w:pPr>
      <w:ins w:id="7" w:author="Eliassi, Isaac" w:date="2015-01-26T13:45:00Z">
        <w:r>
          <w:lastRenderedPageBreak/>
          <w:t>Set the desire distance, from where it should start playing</w:t>
        </w:r>
      </w:ins>
      <w:ins w:id="8" w:author="Eliassi, Isaac" w:date="2015-01-26T13:46:00Z">
        <w:r>
          <w:t xml:space="preserve"> (Step 3</w:t>
        </w:r>
        <w:bookmarkStart w:id="9" w:name="_GoBack"/>
        <w:bookmarkEnd w:id="9"/>
        <w:r>
          <w:t xml:space="preserve"> at the code)</w:t>
        </w:r>
      </w:ins>
    </w:p>
    <w:p w:rsidR="00FD7887" w:rsidRDefault="00FD7887" w:rsidP="00FD7887">
      <w:pPr>
        <w:pStyle w:val="ListParagraph"/>
        <w:numPr>
          <w:ilvl w:val="0"/>
          <w:numId w:val="1"/>
        </w:numPr>
      </w:pPr>
      <w:r>
        <w:t>Run the code…</w:t>
      </w:r>
    </w:p>
    <w:sectPr w:rsidR="00FD788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7A6E90"/>
    <w:multiLevelType w:val="hybridMultilevel"/>
    <w:tmpl w:val="220A5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FB8"/>
    <w:rsid w:val="00316774"/>
    <w:rsid w:val="007E3D29"/>
    <w:rsid w:val="00876A6C"/>
    <w:rsid w:val="00A05824"/>
    <w:rsid w:val="00A51AB4"/>
    <w:rsid w:val="00D42806"/>
    <w:rsid w:val="00D65FB8"/>
    <w:rsid w:val="00DD5632"/>
    <w:rsid w:val="00F30A28"/>
    <w:rsid w:val="00FD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Neiderman, Erez</dc:creator>
  <cp:lastModifiedBy>Eliassi, Isaac</cp:lastModifiedBy>
  <cp:revision>2</cp:revision>
  <dcterms:created xsi:type="dcterms:W3CDTF">2015-01-26T11:47:00Z</dcterms:created>
  <dcterms:modified xsi:type="dcterms:W3CDTF">2015-01-26T11:47:00Z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-187985666</vt:i4>
  </property>
  <property fmtid="{D5CDD505-2E9C-101B-9397-08002B2CF9AE}" pid="3" name="_NewReviewCycle">
    <vt:lpwstr/>
  </property>
  <property fmtid="{D5CDD505-2E9C-101B-9397-08002B2CF9AE}" pid="4" name="_EmailSubject">
    <vt:lpwstr>RP document</vt:lpwstr>
  </property>
  <property fmtid="{D5CDD505-2E9C-101B-9397-08002B2CF9AE}" pid="5" name="_AuthorEmail">
    <vt:lpwstr>erez.neiderman@sap.com</vt:lpwstr>
  </property>
  <property fmtid="{D5CDD505-2E9C-101B-9397-08002B2CF9AE}" pid="6" name="_AuthorEmailDisplayName">
    <vt:lpwstr>Neiderman, Erez</vt:lpwstr>
  </property>
  <property fmtid="{D5CDD505-2E9C-101B-9397-08002B2CF9AE}" pid="7" name="_ReviewingToolsShownOnce">
    <vt:lpwstr/>
  </property>
</Properties>
</file>